
<file path=word/document.xml><?xml version="1.0" encoding="utf-8"?>
<w:document xmlns:w="http://schemas.openxmlformats.org/wordprocessingml/2006/main">
  <w:body>
    <w:p>
      <w:r>
        <w:t>Draft</w:t>
      </w:r>
      <w:ins w:id="10">
        <w:r>
          <w:t>added</w:t>
        </w:r>
      </w:ins>
      <w:del w:id="11">
        <w:r>
          <w:delText>removed</w:delText>
        </w:r>
      </w:del>
      <w:r>
        <w:commentReference w:id="1"/>
      </w:r>
    </w:p>
  </w:body>
</w:document>
</file>

<file path=word/comments.xml><?xml version="1.0" encoding="utf-8"?>
<w:comments xmlns:w="http://schemas.openxmlformats.org/wordprocessingml/2006/main">
  <w:comment w:id="1">
    <w:p>
      <w:r>
        <w:t>Fictional review note</w:t>
      </w:r>
    </w:p>
  </w:comment>
</w:comments>
</file>